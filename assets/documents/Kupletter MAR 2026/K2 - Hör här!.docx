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85579endq1k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Hör här! - Skvallerkupletten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Klippning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intro + 2vers + 2ref + 1vers 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1ref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00:00-01:42, ca 03:00-03:12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Anna, Birthe, Bente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Originaltext 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[MARGOT]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fldChar w:fldCharType="begin"/>
              <w:instrText xml:space="preserve"> HYPERLINK "https://genius.com/10648231/Annaleigh-ashford-delta-nus-dequina-moore-laura-bell-bundy-and-leslie-kritzner-omigod-you-guys/Dear-elle-hes-a-lucky-guy-im-like-gonna-cry-i-got-tears-comin-out-of-my-nose" </w:instrText>
              <w:fldChar w:fldCharType="separate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Dear Elle, he's a lucky guy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I'm, like, gonna cry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got tears comin' out of my nose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fldChar w:fldCharType="begin"/>
              <w:instrText xml:space="preserve"> HYPERLINK "https://genius.com/15336527/Annaleigh-ashford-delta-nus-dequina-moore-laura-bell-bundy-and-leslie-kritzner-omigod-you-guys/Mad-props-hes-the-campus-catch-youre-a-perfect-match" </w:instrText>
              <w:fldChar w:fldCharType="separate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 props! He's the campus catch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You're a perfect match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'Cause you both have such great taste in clothes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fldChar w:fldCharType="begin"/>
              <w:instrText xml:space="preserve"> HYPERLINK "https://genius.com/15336573/Annaleigh-ashford-delta-nus-dequina-moore-laura-bell-bundy-and-leslie-kritzner-omigod-you-guys/Cause-you-both-have-such-great-taste-in-clothes-of-course-he-will-propose"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 course he will propose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[SERENA]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Dear Elle, honey, mazel tov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Future's taking off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Bring that ring back and show it to me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[PILAR]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fldChar w:fldCharType="begin"/>
              <w:instrText xml:space="preserve"> HYPERLINK "https://genius.com/15336599/Annaleigh-ashford-delta-nus-dequina-moore-laura-bell-bundy-and-leslie-kritzner-omigod-you-guys/Four-carats-a-princess-cut-are-you-psyched-or-what" </w:instrText>
              <w:fldChar w:fldCharType="separate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Four carats, a princess cut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 you psyched or what?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just wish I could be there to see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[MARGOT/SERENA/PILAR]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When he gets down on one knee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[DELTA NUS]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Oh my god, oh my god you guys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Looks like Elle's gonna win the prize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there ever was a perfect couple, 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one qualifies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Oh my god you guys!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Oh my god, this is happening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Our own homecoming queen and king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Finally she'll be trying on a huge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engagement ring for size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Oh my god you guys!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Oh my god!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xx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Okay, everybody signed?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Good, now form a line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we’ll start the engagement parade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 candles in single file,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forget to smile 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Lose the gum, Kate, you look like the maid (sorry)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Now, prepare to serenade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Oh my god,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oh my god you guys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Looks like Elle's gonna win the prize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there ever was a perfect couple, 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one qualifies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Oh my god you guys!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Omigod, omigod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omigod, omigod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Omigod!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[BIRTHE]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Hör här, jag vet allt om stan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 kommer bli van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Inom skvaller är jag veteran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Hör här! Vad är nytt idag?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 för obehag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När nåt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sjukt händer i våran stad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Skvaller gör mig glad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[BENTE]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Hör här, drottningen är knäpp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Ja, hon hänger läpp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Håller hjärtat i ett stenhårt grep</w:t>
            </w:r>
            <w:ins w:author="Emilia Björkman" w:id="0" w:date="2026-07-05T12:24:03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 it </w:t>
              </w:r>
            </w:ins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[ANNA]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 moster, hon driver på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Håller hög nivå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Jag kan önska att jag fick en paus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[ALLA TRE]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 vi älskar detta kaos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[ALLA TRE]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Oh my god, oh my god, hör här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Inför oss inget hemligt är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Fuska eller fiffla så vi vet allt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 du en affär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Oh my god, hör här!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Oh my god, detta är för bra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Stöld av bröd, (men) skenet det bedrar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Smaskiga detaljer, vem, när, hur, var?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Inget filter här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Oh my god, hör här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Oh my god!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[BENTE]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Okej, någon het på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[BIRTHE]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Såg nån häromdan!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[ANNA]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Ingen skurk eller sån mytoman!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[ALLA]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AI, kris och politik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kollektivtrafik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ny kyrka gör snart premiär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Våran blogg blir populär!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Oh my god, oh my god, hör här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Inför oss inget hemligt är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Fuska eller fiffla så vi vet allt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 har en affär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Oh my god, hör här!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Omigod, omigod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omigod, omigod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Herregud!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nius.com/17418231/Annaleigh-ashford-delta-nus-dequina-moore-laura-bell-bundy-and-leslie-kritzner-omigod-you-guys/When-he-gets-down-on-one-knee" TargetMode="External"/><Relationship Id="rId5" Type="http://schemas.openxmlformats.org/officeDocument/2006/relationships/styles" Target="styles.xml"/><Relationship Id="rId6" Type="http://schemas.openxmlformats.org/officeDocument/2006/relationships/hyperlink" Target="https://genius.com/15336573/Annaleigh-ashford-delta-nus-dequina-moore-laura-bell-bundy-and-leslie-kritzner-omigod-you-guys/Cause-you-both-have-such-great-taste-in-clothes-of-course-he-will-propose" TargetMode="External"/><Relationship Id="rId7" Type="http://schemas.openxmlformats.org/officeDocument/2006/relationships/hyperlink" Target="https://genius.com/15336590/Annaleigh-ashford-delta-nus-dequina-moore-laura-bell-bundy-and-leslie-kritzner-omigod-you-guys/Dear-elle-honey-mazel-tov" TargetMode="External"/><Relationship Id="rId8" Type="http://schemas.openxmlformats.org/officeDocument/2006/relationships/hyperlink" Target="https://genius.com/17418227/Annaleigh-ashford-delta-nus-dequina-moore-laura-bell-bundy-and-leslie-kritzner-omigod-you-guys/Futures-taking-o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